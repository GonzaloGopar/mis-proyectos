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5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4485"/>
        <w:gridCol w:w="5175"/>
        <w:tblGridChange w:id="0">
          <w:tblGrid>
            <w:gridCol w:w="1905"/>
            <w:gridCol w:w="4485"/>
            <w:gridCol w:w="5175"/>
          </w:tblGrid>
        </w:tblGridChange>
      </w:tblGrid>
      <w:tr>
        <w:trPr>
          <w:cantSplit w:val="0"/>
          <w:trHeight w:val="5.925292968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ALICIA EN EL PAÍS DE LAS MARAVILLAS  - LEWIS CARROLL </w:t>
            </w:r>
          </w:p>
        </w:tc>
      </w:tr>
      <w:tr>
        <w:trPr>
          <w:cantSplit w:val="0"/>
          <w:trHeight w:val="7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CAPÍTULO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CAPÍTULO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>
          <w:del w:author="Gonzalo Gopar" w:id="0" w:date="2022-10-17T02:05:25Z"/>
          <w:b w:val="1"/>
        </w:rPr>
      </w:pPr>
      <w:del w:author="Gonzalo Gopar" w:id="0" w:date="2022-10-17T02:05:25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5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4485"/>
        <w:gridCol w:w="5175"/>
        <w:tblGridChange w:id="0">
          <w:tblGrid>
            <w:gridCol w:w="1905"/>
            <w:gridCol w:w="4485"/>
            <w:gridCol w:w="5175"/>
          </w:tblGrid>
        </w:tblGridChange>
      </w:tblGrid>
      <w:tr>
        <w:trPr>
          <w:cantSplit w:val="0"/>
          <w:trHeight w:val="5.925292968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ALICIA EN EL PAÍS DE LAS MARAVILLAS  - LEWIS CARROLL </w:t>
            </w:r>
          </w:p>
        </w:tc>
      </w:tr>
      <w:tr>
        <w:trPr>
          <w:cantSplit w:val="0"/>
          <w:trHeight w:val="7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CAPÍTULO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CAPÍTULO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70.07874015748033" w:top="170.07874015748033" w:left="170.07874015748033" w:right="170.0787401574803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