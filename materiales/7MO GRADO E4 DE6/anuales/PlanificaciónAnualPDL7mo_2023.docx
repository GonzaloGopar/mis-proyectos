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64563" w:rsidRDefault="00064563"/>
    <w:tbl>
      <w:tblPr>
        <w:tblStyle w:val="a3"/>
        <w:tblW w:w="1395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7"/>
        <w:gridCol w:w="2327"/>
        <w:gridCol w:w="2326"/>
        <w:gridCol w:w="2326"/>
        <w:gridCol w:w="2326"/>
        <w:gridCol w:w="2326"/>
      </w:tblGrid>
      <w:tr w:rsidR="00064563" w14:paraId="2924F9B6" w14:textId="77777777">
        <w:trPr>
          <w:trHeight w:val="420"/>
        </w:trPr>
        <w:tc>
          <w:tcPr>
            <w:tcW w:w="13958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2" w14:textId="77777777" w:rsidR="00064563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IFFB Esc. </w:t>
            </w: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 93 “Juan Ángel </w:t>
            </w:r>
            <w:proofErr w:type="spellStart"/>
            <w:proofErr w:type="gramStart"/>
            <w:r>
              <w:rPr>
                <w:sz w:val="20"/>
                <w:szCs w:val="20"/>
              </w:rPr>
              <w:t>Golfarini</w:t>
            </w:r>
            <w:proofErr w:type="spellEnd"/>
            <w:r>
              <w:rPr>
                <w:sz w:val="20"/>
                <w:szCs w:val="20"/>
              </w:rPr>
              <w:t xml:space="preserve">”   </w:t>
            </w:r>
            <w:proofErr w:type="gramEnd"/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                                  Área: Prácticas del Lenguaje  </w:t>
            </w:r>
          </w:p>
          <w:p w14:paraId="00000003" w14:textId="6FBFE8D8" w:rsidR="00064563" w:rsidRDefault="00000000">
            <w:pPr>
              <w:widowControl w:val="0"/>
              <w:spacing w:line="240" w:lineRule="auto"/>
            </w:pPr>
            <w:r>
              <w:rPr>
                <w:sz w:val="20"/>
                <w:szCs w:val="20"/>
              </w:rPr>
              <w:t xml:space="preserve">Grado: </w:t>
            </w:r>
            <w:r w:rsidR="00CA4E55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° C y D                                                                                                                                                                               Docente: Luciano Garritano</w:t>
            </w:r>
          </w:p>
          <w:p w14:paraId="00000004" w14:textId="77777777" w:rsidR="00064563" w:rsidRDefault="00000000">
            <w:pPr>
              <w:widowControl w:val="0"/>
              <w:spacing w:line="240" w:lineRule="auto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PRIMER PERÍODO: MARZO – JULIO</w:t>
            </w:r>
          </w:p>
        </w:tc>
      </w:tr>
      <w:tr w:rsidR="00064563" w14:paraId="0A8C7C3C" w14:textId="77777777">
        <w:tc>
          <w:tcPr>
            <w:tcW w:w="2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A" w14:textId="77777777" w:rsidR="000645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Situación didáctica</w:t>
            </w:r>
          </w:p>
        </w:tc>
        <w:tc>
          <w:tcPr>
            <w:tcW w:w="2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B" w14:textId="77777777" w:rsidR="000645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MARZO</w:t>
            </w:r>
          </w:p>
        </w:tc>
        <w:tc>
          <w:tcPr>
            <w:tcW w:w="23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C" w14:textId="77777777" w:rsidR="000645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ABRIL</w:t>
            </w:r>
          </w:p>
        </w:tc>
        <w:tc>
          <w:tcPr>
            <w:tcW w:w="23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D" w14:textId="77777777" w:rsidR="000645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MAYO</w:t>
            </w:r>
          </w:p>
        </w:tc>
        <w:tc>
          <w:tcPr>
            <w:tcW w:w="23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E" w14:textId="77777777" w:rsidR="000645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JUNIO</w:t>
            </w:r>
          </w:p>
        </w:tc>
        <w:tc>
          <w:tcPr>
            <w:tcW w:w="23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F" w14:textId="77777777" w:rsidR="000645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JULIO</w:t>
            </w:r>
          </w:p>
        </w:tc>
      </w:tr>
      <w:tr w:rsidR="00064563" w14:paraId="4A86B75A" w14:textId="77777777">
        <w:trPr>
          <w:trHeight w:val="420"/>
        </w:trPr>
        <w:tc>
          <w:tcPr>
            <w:tcW w:w="2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0" w14:textId="77777777" w:rsidR="000645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Situaciones habituales</w:t>
            </w:r>
          </w:p>
        </w:tc>
        <w:tc>
          <w:tcPr>
            <w:tcW w:w="11631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1" w14:textId="77777777" w:rsidR="00064563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Biblioteca el aula / institucional </w:t>
            </w:r>
            <w:r>
              <w:t>(se arma en marzo y se utiliza durante todo el año): selección de material, inventario, confección de fichas de lector, registro de préstamo y devolución de libros. (1 vez por semana), organización de agendas de lecturas, lectura del docente y apertura de espacios de intercambio.</w:t>
            </w:r>
          </w:p>
          <w:p w14:paraId="00000012" w14:textId="77777777" w:rsidR="00064563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Rondas de intercambio: </w:t>
            </w:r>
            <w:r>
              <w:t>intercambio lector acerca de lo leído; toma de palabra en resolución de conflictos.</w:t>
            </w:r>
          </w:p>
          <w:p w14:paraId="00000013" w14:textId="77777777" w:rsidR="00064563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Escritura de registros:</w:t>
            </w:r>
            <w:r>
              <w:t xml:space="preserve"> sistematización de reglas gramaticales y ortográficas. Actas de acuerdo, notas de peticiones y reclamos a nivel institucional. Acuerdos de convivencia. Consejos de grado (Todo el año, frecuencia quincenal)</w:t>
            </w:r>
          </w:p>
          <w:p w14:paraId="00000014" w14:textId="77777777" w:rsidR="00064563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Lectura y escritura</w:t>
            </w:r>
            <w:r>
              <w:t xml:space="preserve"> de los niños por sí mismos en torno a las lecturas.</w:t>
            </w:r>
          </w:p>
        </w:tc>
      </w:tr>
      <w:tr w:rsidR="00064563" w14:paraId="2D34E252" w14:textId="77777777">
        <w:trPr>
          <w:trHeight w:val="951"/>
        </w:trPr>
        <w:tc>
          <w:tcPr>
            <w:tcW w:w="2327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9" w14:textId="77777777" w:rsidR="00064563" w:rsidRDefault="00000000">
            <w:pPr>
              <w:widowControl w:val="0"/>
              <w:spacing w:line="240" w:lineRule="auto"/>
            </w:pPr>
            <w:r>
              <w:t>Secuencias didácticas y proyectos</w:t>
            </w:r>
          </w:p>
        </w:tc>
        <w:tc>
          <w:tcPr>
            <w:tcW w:w="4653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A" w14:textId="77777777" w:rsidR="000645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Lectura y escritura en torno a </w:t>
            </w:r>
            <w:r>
              <w:rPr>
                <w:b/>
              </w:rPr>
              <w:t>cuentos fantásticos.</w:t>
            </w:r>
          </w:p>
          <w:p w14:paraId="0000001B" w14:textId="77777777" w:rsidR="000645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Análisis y comprensión del género literario</w:t>
            </w:r>
            <w:r>
              <w:rPr>
                <w:b/>
              </w:rPr>
              <w:t>.</w:t>
            </w:r>
          </w:p>
        </w:tc>
        <w:tc>
          <w:tcPr>
            <w:tcW w:w="6978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D" w14:textId="77777777" w:rsidR="000645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Lectura y escritura en torno a </w:t>
            </w:r>
            <w:r>
              <w:rPr>
                <w:b/>
              </w:rPr>
              <w:t>mitos griegos.</w:t>
            </w:r>
          </w:p>
          <w:p w14:paraId="0000001E" w14:textId="77777777" w:rsidR="000645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highlight w:val="red"/>
              </w:rPr>
            </w:pPr>
            <w:r>
              <w:rPr>
                <w:b/>
                <w:highlight w:val="red"/>
              </w:rPr>
              <w:t>Escritura de una presentación con los datos relevantes de cada personaje mitológico.</w:t>
            </w:r>
          </w:p>
          <w:p w14:paraId="0000001F" w14:textId="77777777" w:rsidR="00064563" w:rsidRDefault="00064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64563" w14:paraId="60DB2978" w14:textId="77777777">
        <w:trPr>
          <w:trHeight w:val="420"/>
        </w:trPr>
        <w:tc>
          <w:tcPr>
            <w:tcW w:w="232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2" w14:textId="77777777" w:rsidR="00064563" w:rsidRDefault="00064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3" w14:textId="77777777" w:rsidR="00064563" w:rsidRDefault="00064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5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4" w14:textId="77777777" w:rsidR="00064563" w:rsidRDefault="00064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5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6" w14:textId="77777777" w:rsidR="000645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Leer y escribir en medios digitales: </w:t>
            </w:r>
            <w:r>
              <w:rPr>
                <w:b/>
              </w:rPr>
              <w:t>armado de blog/</w:t>
            </w:r>
            <w:proofErr w:type="spellStart"/>
            <w:r>
              <w:rPr>
                <w:b/>
              </w:rPr>
              <w:t>padlet</w:t>
            </w:r>
            <w:proofErr w:type="spellEnd"/>
            <w:r>
              <w:rPr>
                <w:b/>
              </w:rPr>
              <w:t xml:space="preserve"> </w:t>
            </w:r>
            <w:r>
              <w:t>para exponer el trabajo interdisciplinar</w:t>
            </w:r>
          </w:p>
        </w:tc>
      </w:tr>
      <w:tr w:rsidR="00064563" w14:paraId="52D2DDF3" w14:textId="77777777">
        <w:trPr>
          <w:trHeight w:val="945"/>
        </w:trPr>
        <w:tc>
          <w:tcPr>
            <w:tcW w:w="232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8" w14:textId="77777777" w:rsidR="00064563" w:rsidRDefault="00064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9" w14:textId="77777777" w:rsidR="00064563" w:rsidRDefault="00064563">
            <w:pPr>
              <w:widowControl w:val="0"/>
              <w:spacing w:line="240" w:lineRule="auto"/>
            </w:pPr>
          </w:p>
        </w:tc>
        <w:tc>
          <w:tcPr>
            <w:tcW w:w="9304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A" w14:textId="77777777" w:rsidR="00064563" w:rsidRDefault="00000000">
            <w:pPr>
              <w:widowControl w:val="0"/>
              <w:spacing w:line="240" w:lineRule="auto"/>
            </w:pPr>
            <w:r>
              <w:rPr>
                <w:b/>
              </w:rPr>
              <w:t>Leer y escribir para estudiar</w:t>
            </w:r>
            <w:r>
              <w:t>. Lectura detenida de textos de información y registros en cuadros y esquemas con fines de estudio, en relación con un tema de Ciencias Sociales, Ciencias Naturales, Prácticas del lenguaje o Proyecto de Ed. Ambiental.</w:t>
            </w:r>
          </w:p>
        </w:tc>
      </w:tr>
      <w:tr w:rsidR="00064563" w14:paraId="7E9988B1" w14:textId="77777777">
        <w:trPr>
          <w:trHeight w:val="420"/>
        </w:trPr>
        <w:tc>
          <w:tcPr>
            <w:tcW w:w="2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E" w14:textId="77777777" w:rsidR="000645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Situaciones de reflexión sobre el lenguaje en el marco de las modalidades de organización didáctica </w:t>
            </w:r>
          </w:p>
        </w:tc>
        <w:tc>
          <w:tcPr>
            <w:tcW w:w="11631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F" w14:textId="77777777" w:rsidR="000645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Reflexiones sobre el uso de los tiempos verbales en la narración y descripción: </w:t>
            </w:r>
            <w:proofErr w:type="spellStart"/>
            <w:r>
              <w:t>Pret</w:t>
            </w:r>
            <w:proofErr w:type="spellEnd"/>
            <w:r>
              <w:t xml:space="preserve">. Perfecto Simple y </w:t>
            </w:r>
            <w:proofErr w:type="spellStart"/>
            <w:r>
              <w:t>Pret</w:t>
            </w:r>
            <w:proofErr w:type="spellEnd"/>
            <w:r>
              <w:t xml:space="preserve">. Imperfecto, sobre recursos para cohesionar los textos que se escriben: sustituciones léxicas. </w:t>
            </w:r>
          </w:p>
          <w:p w14:paraId="00000030" w14:textId="77777777" w:rsidR="000645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Uso reflexivo del corrector ortográfico de la computadora para confrontar y construir conocimiento sobre la corrección ortográfica. </w:t>
            </w:r>
          </w:p>
          <w:p w14:paraId="00000031" w14:textId="77777777" w:rsidR="000645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Reflexión sobre la escritura de prefijos, sufijos y afijos relacionados con temas de estudio: relaciones entre ortografía y morfología. </w:t>
            </w:r>
          </w:p>
          <w:p w14:paraId="00000032" w14:textId="77777777" w:rsidR="000645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Revisión de las reglas generales de </w:t>
            </w:r>
            <w:proofErr w:type="spellStart"/>
            <w:r>
              <w:t>tildación</w:t>
            </w:r>
            <w:proofErr w:type="spellEnd"/>
            <w:r>
              <w:t xml:space="preserve"> y su uso en la corrección ortográfica.</w:t>
            </w:r>
          </w:p>
        </w:tc>
      </w:tr>
      <w:tr w:rsidR="00064563" w14:paraId="631DF133" w14:textId="77777777">
        <w:trPr>
          <w:trHeight w:val="420"/>
        </w:trPr>
        <w:tc>
          <w:tcPr>
            <w:tcW w:w="2327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7" w14:textId="77777777" w:rsidR="000645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 xml:space="preserve">Situaciones para valorar y reflexionar sobre los progresos </w:t>
            </w:r>
          </w:p>
        </w:tc>
        <w:tc>
          <w:tcPr>
            <w:tcW w:w="11631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8" w14:textId="77777777" w:rsidR="00064563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Identificación de los avances de los alumnos en este período de trabajo: </w:t>
            </w:r>
          </w:p>
          <w:p w14:paraId="00000039" w14:textId="77777777" w:rsidR="00064563" w:rsidRDefault="00000000">
            <w:pPr>
              <w:widowControl w:val="0"/>
              <w:spacing w:line="240" w:lineRule="auto"/>
            </w:pPr>
            <w:r>
              <w:t xml:space="preserve">-Escritura y lectura sobre textos que se trabajaron en clase: características de los </w:t>
            </w:r>
            <w:r>
              <w:rPr>
                <w:highlight w:val="red"/>
              </w:rPr>
              <w:t>cuentos policiales</w:t>
            </w:r>
            <w:r>
              <w:t xml:space="preserve"> y fantásticos, banco de recursos (fichas y afiches). </w:t>
            </w:r>
          </w:p>
          <w:p w14:paraId="0000003A" w14:textId="77777777" w:rsidR="00064563" w:rsidRDefault="00000000">
            <w:pPr>
              <w:widowControl w:val="0"/>
              <w:spacing w:line="240" w:lineRule="auto"/>
            </w:pPr>
            <w:r>
              <w:t xml:space="preserve">-Reescritura de capítulos o cuentos. Planificación de la escritura, producción de borradores: adecuación al género y a los destinatarios, frases propias del género para describir ambientes o sentimientos, organización de los núcleos narrativos (irrupción de lo fantástico e incertidumbre del relato), recursos para cohesionar la narración (conectores, puntuación y uso de los tiempos pretéritos). Revisiones de los textos en diferentes instancias (colectivas, parejas e individual). </w:t>
            </w:r>
          </w:p>
          <w:p w14:paraId="0000003B" w14:textId="77777777" w:rsidR="00064563" w:rsidRDefault="00000000">
            <w:pPr>
              <w:widowControl w:val="0"/>
              <w:spacing w:line="240" w:lineRule="auto"/>
            </w:pPr>
            <w:r>
              <w:t xml:space="preserve">-Uso de la bibliografía de referencia para estudiar e identificar términos específicos del género. </w:t>
            </w:r>
          </w:p>
          <w:p w14:paraId="0000003C" w14:textId="77777777" w:rsidR="00064563" w:rsidRDefault="00000000">
            <w:pPr>
              <w:widowControl w:val="0"/>
              <w:spacing w:line="240" w:lineRule="auto"/>
            </w:pPr>
            <w:r>
              <w:t xml:space="preserve">-Participación en todo el proceso de producción (esbozo, escritura de los textos, revisiones y edición.) </w:t>
            </w:r>
          </w:p>
          <w:p w14:paraId="0000003D" w14:textId="77777777" w:rsidR="00064563" w:rsidRDefault="00000000">
            <w:pPr>
              <w:widowControl w:val="0"/>
              <w:spacing w:line="240" w:lineRule="auto"/>
            </w:pPr>
            <w:r>
              <w:t>-Identificar regularidades en los cuentos leídos entorno a las características del género.</w:t>
            </w:r>
          </w:p>
        </w:tc>
      </w:tr>
      <w:tr w:rsidR="00064563" w14:paraId="0EBB17F5" w14:textId="77777777">
        <w:trPr>
          <w:trHeight w:val="420"/>
        </w:trPr>
        <w:tc>
          <w:tcPr>
            <w:tcW w:w="232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2" w14:textId="77777777" w:rsidR="00064563" w:rsidRDefault="00064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3" w14:textId="77777777" w:rsidR="00064563" w:rsidRDefault="00064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4" w14:textId="77777777" w:rsidR="00064563" w:rsidRDefault="00064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5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5" w14:textId="77777777" w:rsidR="000645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Escritura de resúmenes para estudia</w:t>
            </w:r>
            <w:r>
              <w:t>r: coherencia temática, organización textual, selección léxica adecuada al ámbito de estudio, uso de la puntuación y otros recursos gramaticales para cohesionar el texto.</w:t>
            </w:r>
          </w:p>
        </w:tc>
        <w:tc>
          <w:tcPr>
            <w:tcW w:w="23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7" w14:textId="77777777" w:rsidR="000645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Búsqueda en Internet y modalidades de lectura de sitios web: selección de información pertinente sobre el tema y en función de la producción del blog</w:t>
            </w:r>
          </w:p>
        </w:tc>
      </w:tr>
    </w:tbl>
    <w:p w14:paraId="00000048" w14:textId="77777777" w:rsidR="00064563" w:rsidRDefault="00064563"/>
    <w:tbl>
      <w:tblPr>
        <w:tblStyle w:val="a4"/>
        <w:tblW w:w="1395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7"/>
        <w:gridCol w:w="2327"/>
        <w:gridCol w:w="1857"/>
        <w:gridCol w:w="469"/>
        <w:gridCol w:w="1162"/>
        <w:gridCol w:w="1164"/>
        <w:gridCol w:w="1174"/>
        <w:gridCol w:w="3478"/>
      </w:tblGrid>
      <w:tr w:rsidR="00064563" w14:paraId="3A92D118" w14:textId="77777777">
        <w:trPr>
          <w:trHeight w:val="420"/>
        </w:trPr>
        <w:tc>
          <w:tcPr>
            <w:tcW w:w="13958" w:type="dxa"/>
            <w:gridSpan w:val="8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9" w14:textId="77777777" w:rsidR="00064563" w:rsidRDefault="00000000">
            <w:pPr>
              <w:widowControl w:val="0"/>
              <w:spacing w:line="240" w:lineRule="auto"/>
            </w:pPr>
            <w:r>
              <w:t xml:space="preserve">Grado: 6° C y D                                                                                                                                                   </w:t>
            </w:r>
          </w:p>
          <w:p w14:paraId="0000004A" w14:textId="77777777" w:rsidR="00064563" w:rsidRDefault="00000000">
            <w:pPr>
              <w:widowControl w:val="0"/>
              <w:spacing w:line="240" w:lineRule="auto"/>
              <w:jc w:val="right"/>
            </w:pPr>
            <w:r>
              <w:t xml:space="preserve">Área: Prácticas del Lenguaje                                                                                                                                       </w:t>
            </w:r>
          </w:p>
          <w:p w14:paraId="0000004B" w14:textId="77777777" w:rsidR="00064563" w:rsidRDefault="00000000">
            <w:pPr>
              <w:widowControl w:val="0"/>
              <w:spacing w:line="240" w:lineRule="auto"/>
              <w:jc w:val="center"/>
            </w:pPr>
            <w:r>
              <w:t xml:space="preserve">                                                                                                                                                                                Docente: Luciano Garritano</w:t>
            </w:r>
          </w:p>
          <w:p w14:paraId="0000004C" w14:textId="77777777" w:rsidR="00064563" w:rsidRDefault="00000000">
            <w:pPr>
              <w:widowControl w:val="0"/>
              <w:spacing w:line="240" w:lineRule="auto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SEGUNDO PERÍODO: AGOSTO – DICIEMBRE</w:t>
            </w:r>
          </w:p>
        </w:tc>
      </w:tr>
      <w:tr w:rsidR="00064563" w14:paraId="2D6C5D50" w14:textId="77777777">
        <w:tc>
          <w:tcPr>
            <w:tcW w:w="2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4" w14:textId="77777777" w:rsidR="00064563" w:rsidRDefault="00000000">
            <w:pPr>
              <w:widowControl w:val="0"/>
              <w:spacing w:line="240" w:lineRule="auto"/>
              <w:jc w:val="center"/>
            </w:pPr>
            <w:r>
              <w:t>Situación didáctica</w:t>
            </w:r>
          </w:p>
        </w:tc>
        <w:tc>
          <w:tcPr>
            <w:tcW w:w="2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5" w14:textId="77777777" w:rsidR="00064563" w:rsidRDefault="00000000">
            <w:pPr>
              <w:widowControl w:val="0"/>
              <w:spacing w:line="240" w:lineRule="auto"/>
              <w:jc w:val="center"/>
            </w:pPr>
            <w:r>
              <w:t>AGOSTO</w:t>
            </w:r>
          </w:p>
        </w:tc>
        <w:tc>
          <w:tcPr>
            <w:tcW w:w="2326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6" w14:textId="77777777" w:rsidR="00064563" w:rsidRDefault="00000000">
            <w:pPr>
              <w:widowControl w:val="0"/>
              <w:spacing w:line="240" w:lineRule="auto"/>
              <w:jc w:val="center"/>
            </w:pPr>
            <w:r>
              <w:t>SEPTIEMBRE</w:t>
            </w:r>
          </w:p>
        </w:tc>
        <w:tc>
          <w:tcPr>
            <w:tcW w:w="2326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8" w14:textId="77777777" w:rsidR="00064563" w:rsidRDefault="00000000">
            <w:pPr>
              <w:widowControl w:val="0"/>
              <w:spacing w:line="240" w:lineRule="auto"/>
              <w:jc w:val="center"/>
            </w:pPr>
            <w:r>
              <w:t>OCTUBRE</w:t>
            </w:r>
          </w:p>
        </w:tc>
        <w:tc>
          <w:tcPr>
            <w:tcW w:w="11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A" w14:textId="77777777" w:rsidR="00064563" w:rsidRDefault="00000000">
            <w:pPr>
              <w:widowControl w:val="0"/>
              <w:spacing w:line="240" w:lineRule="auto"/>
              <w:jc w:val="center"/>
            </w:pPr>
            <w:r>
              <w:t>NOVIEMBRE</w:t>
            </w:r>
          </w:p>
        </w:tc>
        <w:tc>
          <w:tcPr>
            <w:tcW w:w="34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B" w14:textId="77777777" w:rsidR="00064563" w:rsidRDefault="00000000">
            <w:pPr>
              <w:widowControl w:val="0"/>
              <w:spacing w:line="240" w:lineRule="auto"/>
              <w:jc w:val="center"/>
            </w:pPr>
            <w:r>
              <w:t>DICIEMBRE</w:t>
            </w:r>
          </w:p>
        </w:tc>
      </w:tr>
      <w:tr w:rsidR="00064563" w14:paraId="31448681" w14:textId="77777777">
        <w:trPr>
          <w:trHeight w:val="420"/>
        </w:trPr>
        <w:tc>
          <w:tcPr>
            <w:tcW w:w="2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C" w14:textId="77777777" w:rsidR="00064563" w:rsidRDefault="00000000">
            <w:pPr>
              <w:widowControl w:val="0"/>
              <w:spacing w:line="240" w:lineRule="auto"/>
            </w:pPr>
            <w:r>
              <w:t>Situaciones habituales</w:t>
            </w:r>
          </w:p>
        </w:tc>
        <w:tc>
          <w:tcPr>
            <w:tcW w:w="11631" w:type="dxa"/>
            <w:gridSpan w:val="7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D" w14:textId="77777777" w:rsidR="00064563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 xml:space="preserve">Elaboración de una </w:t>
            </w:r>
            <w:r>
              <w:rPr>
                <w:b/>
              </w:rPr>
              <w:t>agenda de trabajo</w:t>
            </w:r>
            <w:r>
              <w:t xml:space="preserve"> (se inicia en marzo y de desarrolla durante todo el año)</w:t>
            </w:r>
          </w:p>
          <w:p w14:paraId="0000005E" w14:textId="77777777" w:rsidR="00064563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 xml:space="preserve">Biblioteca el aula / institucional </w:t>
            </w:r>
            <w:r>
              <w:t>(se arma en marzo y se utiliza durante todo el año): registro de préstamo y devolución de libros. (1 vez por semana), organización de agendas de lecturas, lectura del docente y apertura de espacios de intercambio: - Cuentos o novelas cortas.</w:t>
            </w:r>
          </w:p>
          <w:p w14:paraId="0000005F" w14:textId="77777777" w:rsidR="00064563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rPr>
                <w:b/>
              </w:rPr>
              <w:t xml:space="preserve">Rondas de intercambio: </w:t>
            </w:r>
            <w:r>
              <w:t xml:space="preserve">intercambio lector acerca de lo </w:t>
            </w:r>
            <w:proofErr w:type="spellStart"/>
            <w:r>
              <w:t>leido</w:t>
            </w:r>
            <w:proofErr w:type="spellEnd"/>
            <w:r>
              <w:t>; toma de palabra en resolución de conflictos.</w:t>
            </w:r>
          </w:p>
          <w:p w14:paraId="00000060" w14:textId="77777777" w:rsidR="00064563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rPr>
                <w:b/>
              </w:rPr>
              <w:t>Escritura de registros:</w:t>
            </w:r>
            <w:r>
              <w:t xml:space="preserve"> sistematización de reglas gramaticales y ortográficas. Actas de acuerdo, notas de </w:t>
            </w:r>
            <w:r>
              <w:lastRenderedPageBreak/>
              <w:t>peticiones y reclamos a nivel institucional. Acuerdos de convivencia. Consejos de grado (Todo el año, frecuencia quincenal)</w:t>
            </w:r>
          </w:p>
          <w:p w14:paraId="00000061" w14:textId="77777777" w:rsidR="00064563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rPr>
                <w:b/>
              </w:rPr>
              <w:t>Lectura y escritura</w:t>
            </w:r>
            <w:r>
              <w:t xml:space="preserve"> de los niños por sí mismos en torno a las lecturas.</w:t>
            </w:r>
          </w:p>
          <w:p w14:paraId="00000062" w14:textId="77777777" w:rsidR="00064563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rPr>
                <w:b/>
              </w:rPr>
              <w:t>Círculo de lectores de cuentos de distintos autores</w:t>
            </w:r>
            <w:r>
              <w:t>: Seguimiento por parte de los alumnos de otros autores de su elección y apertura de espacios para compartir la lectura de cuentos.</w:t>
            </w:r>
          </w:p>
        </w:tc>
      </w:tr>
      <w:tr w:rsidR="00064563" w14:paraId="2CE8BE6F" w14:textId="77777777">
        <w:trPr>
          <w:trHeight w:val="1167"/>
        </w:trPr>
        <w:tc>
          <w:tcPr>
            <w:tcW w:w="2327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9" w14:textId="77777777" w:rsidR="00064563" w:rsidRDefault="00000000">
            <w:pPr>
              <w:widowControl w:val="0"/>
              <w:spacing w:line="240" w:lineRule="auto"/>
            </w:pPr>
            <w:r>
              <w:lastRenderedPageBreak/>
              <w:t>Secuencias didácticas y proyectos</w:t>
            </w:r>
          </w:p>
        </w:tc>
        <w:tc>
          <w:tcPr>
            <w:tcW w:w="581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A" w14:textId="77777777" w:rsidR="000645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highlight w:val="red"/>
              </w:rPr>
            </w:pPr>
            <w:r>
              <w:rPr>
                <w:color w:val="000000"/>
                <w:highlight w:val="red"/>
              </w:rPr>
              <w:t xml:space="preserve">Lectura y escritura en torno a </w:t>
            </w:r>
            <w:r>
              <w:rPr>
                <w:b/>
                <w:color w:val="000000"/>
                <w:highlight w:val="red"/>
              </w:rPr>
              <w:t>cuentos policiales.</w:t>
            </w:r>
          </w:p>
          <w:p w14:paraId="0000006B" w14:textId="77777777" w:rsidR="000645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highlight w:val="red"/>
              </w:rPr>
            </w:pPr>
            <w:r>
              <w:rPr>
                <w:color w:val="000000"/>
                <w:highlight w:val="red"/>
              </w:rPr>
              <w:t>Producción final: Escritura de cuentos policiales (antología de los chicos de 6to)</w:t>
            </w:r>
          </w:p>
          <w:p w14:paraId="0000006C" w14:textId="77777777" w:rsidR="00064563" w:rsidRDefault="000645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000006D" w14:textId="77777777" w:rsidR="00064563" w:rsidRDefault="00064563">
            <w:pPr>
              <w:widowControl w:val="0"/>
              <w:spacing w:line="240" w:lineRule="auto"/>
            </w:pPr>
          </w:p>
        </w:tc>
        <w:tc>
          <w:tcPr>
            <w:tcW w:w="5816" w:type="dxa"/>
            <w:gridSpan w:val="3"/>
            <w:shd w:val="clear" w:color="auto" w:fill="auto"/>
          </w:tcPr>
          <w:p w14:paraId="00000071" w14:textId="77777777" w:rsidR="00064563" w:rsidRDefault="00000000">
            <w:pPr>
              <w:widowControl w:val="0"/>
              <w:spacing w:line="240" w:lineRule="auto"/>
              <w:rPr>
                <w:b/>
              </w:rPr>
            </w:pPr>
            <w:r>
              <w:t xml:space="preserve">Lectura, escritura y observación de videos/películas de </w:t>
            </w:r>
            <w:r>
              <w:rPr>
                <w:b/>
              </w:rPr>
              <w:t>ciencia ficción.</w:t>
            </w:r>
          </w:p>
          <w:p w14:paraId="00000072" w14:textId="77777777" w:rsidR="00064563" w:rsidRDefault="00000000">
            <w:pPr>
              <w:widowControl w:val="0"/>
              <w:spacing w:line="240" w:lineRule="auto"/>
            </w:pPr>
            <w:r>
              <w:rPr>
                <w:u w:val="single"/>
              </w:rPr>
              <w:t>Proyecto final:</w:t>
            </w:r>
            <w:r>
              <w:t xml:space="preserve"> Escritura de una sinopsis argumentativa para una película o libro.</w:t>
            </w:r>
          </w:p>
        </w:tc>
      </w:tr>
      <w:tr w:rsidR="00064563" w14:paraId="6F947DFD" w14:textId="77777777">
        <w:trPr>
          <w:trHeight w:val="420"/>
        </w:trPr>
        <w:tc>
          <w:tcPr>
            <w:tcW w:w="232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5" w14:textId="77777777" w:rsidR="00064563" w:rsidRDefault="00064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184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6" w14:textId="77777777" w:rsidR="00064563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b/>
              </w:rPr>
              <w:t>Leer y escribir para estudiar</w:t>
            </w:r>
            <w:r>
              <w:t>. Consulta de diversas fuentes de información: toma de notas para preparar resúmenes –para un destinatario que no sabe del tema (en relación con un tema de Ciencias Sociales o Ciencias Naturales</w:t>
            </w:r>
            <w:sdt>
              <w:sdtPr>
                <w:tag w:val="goog_rdk_0"/>
                <w:id w:val="-272935538"/>
              </w:sdtPr>
              <w:sdtContent>
                <w:commentRangeStart w:id="0"/>
              </w:sdtContent>
            </w:sdt>
            <w:r>
              <w:t>)</w:t>
            </w:r>
            <w:commentRangeEnd w:id="0"/>
            <w:r>
              <w:commentReference w:id="0"/>
            </w:r>
          </w:p>
        </w:tc>
        <w:tc>
          <w:tcPr>
            <w:tcW w:w="3969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8" w14:textId="77777777" w:rsidR="00064563" w:rsidRDefault="00000000">
            <w:pPr>
              <w:widowControl w:val="0"/>
              <w:spacing w:line="240" w:lineRule="auto"/>
              <w:rPr>
                <w:b/>
              </w:rPr>
            </w:pPr>
            <w:r>
              <w:t>Lectura y escritura en torno a</w:t>
            </w:r>
            <w:r>
              <w:rPr>
                <w:b/>
              </w:rPr>
              <w:t xml:space="preserve"> cuentos con migrantes.</w:t>
            </w:r>
          </w:p>
          <w:p w14:paraId="00000079" w14:textId="77777777" w:rsidR="00064563" w:rsidRDefault="00000000">
            <w:pPr>
              <w:widowControl w:val="0"/>
              <w:spacing w:line="240" w:lineRule="auto"/>
              <w:rPr>
                <w:b/>
                <w:highlight w:val="red"/>
              </w:rPr>
            </w:pPr>
            <w:r>
              <w:rPr>
                <w:b/>
                <w:highlight w:val="red"/>
              </w:rPr>
              <w:t>“Barrio de tango”</w:t>
            </w:r>
          </w:p>
        </w:tc>
        <w:tc>
          <w:tcPr>
            <w:tcW w:w="34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D" w14:textId="77777777" w:rsidR="00064563" w:rsidRDefault="00000000">
            <w:pPr>
              <w:widowControl w:val="0"/>
              <w:spacing w:line="240" w:lineRule="auto"/>
            </w:pPr>
            <w:sdt>
              <w:sdtPr>
                <w:tag w:val="goog_rdk_2"/>
                <w:id w:val="-1400814617"/>
              </w:sdtPr>
              <w:sdtContent>
                <w:ins w:id="1" w:author="Luciano Garritano" w:date="2022-02-15T03:58:00Z">
                  <w:r>
                    <w:t xml:space="preserve">Proyecto de poesía. </w:t>
                  </w:r>
                </w:ins>
              </w:sdtContent>
            </w:sdt>
          </w:p>
          <w:p w14:paraId="0000007E" w14:textId="77777777" w:rsidR="00064563" w:rsidRDefault="00000000">
            <w:pPr>
              <w:widowControl w:val="0"/>
              <w:spacing w:line="240" w:lineRule="auto"/>
            </w:pPr>
            <w:sdt>
              <w:sdtPr>
                <w:tag w:val="goog_rdk_4"/>
                <w:id w:val="1242760746"/>
              </w:sdtPr>
              <w:sdtContent>
                <w:ins w:id="2" w:author="Luciano Garritano" w:date="2022-02-15T03:58:00Z">
                  <w:r>
                    <w:rPr>
                      <w:b/>
                    </w:rPr>
                    <w:t>Produc</w:t>
                  </w:r>
                </w:ins>
              </w:sdtContent>
            </w:sdt>
            <w:r>
              <w:rPr>
                <w:b/>
              </w:rPr>
              <w:t>ción</w:t>
            </w:r>
            <w:sdt>
              <w:sdtPr>
                <w:tag w:val="goog_rdk_5"/>
                <w:id w:val="-1281495786"/>
              </w:sdtPr>
              <w:sdtContent>
                <w:ins w:id="3" w:author="Luciano Garritano" w:date="2022-02-15T03:58:00Z">
                  <w:r>
                    <w:t xml:space="preserve"> final: Escritura y grabación de poemas (raps)</w:t>
                  </w:r>
                </w:ins>
              </w:sdtContent>
            </w:sdt>
          </w:p>
          <w:p w14:paraId="0000007F" w14:textId="77777777" w:rsidR="00064563" w:rsidRDefault="00000000">
            <w:pPr>
              <w:widowControl w:val="0"/>
              <w:spacing w:line="240" w:lineRule="auto"/>
              <w:rPr>
                <w:b/>
                <w:highlight w:val="red"/>
              </w:rPr>
            </w:pPr>
            <w:r>
              <w:rPr>
                <w:b/>
                <w:highlight w:val="red"/>
              </w:rPr>
              <w:t xml:space="preserve">Escritura de poesía para el acto en conmemoración </w:t>
            </w:r>
            <w:proofErr w:type="gramStart"/>
            <w:r>
              <w:rPr>
                <w:b/>
                <w:highlight w:val="red"/>
              </w:rPr>
              <w:t>a</w:t>
            </w:r>
            <w:proofErr w:type="gramEnd"/>
            <w:r>
              <w:rPr>
                <w:b/>
                <w:highlight w:val="red"/>
              </w:rPr>
              <w:t xml:space="preserve"> San Martín.</w:t>
            </w:r>
          </w:p>
        </w:tc>
      </w:tr>
      <w:tr w:rsidR="00064563" w14:paraId="55578550" w14:textId="77777777">
        <w:trPr>
          <w:trHeight w:val="420"/>
        </w:trPr>
        <w:tc>
          <w:tcPr>
            <w:tcW w:w="232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0" w14:textId="77777777" w:rsidR="00064563" w:rsidRDefault="00064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1" w14:textId="77777777" w:rsidR="00064563" w:rsidRDefault="00064563">
            <w:pPr>
              <w:widowControl w:val="0"/>
              <w:spacing w:line="240" w:lineRule="auto"/>
            </w:pPr>
          </w:p>
        </w:tc>
        <w:tc>
          <w:tcPr>
            <w:tcW w:w="2326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2" w14:textId="77777777" w:rsidR="00064563" w:rsidRDefault="00064563">
            <w:pPr>
              <w:widowControl w:val="0"/>
              <w:spacing w:line="240" w:lineRule="auto"/>
            </w:pPr>
          </w:p>
        </w:tc>
        <w:tc>
          <w:tcPr>
            <w:tcW w:w="350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4" w14:textId="77777777" w:rsidR="00064563" w:rsidRDefault="00000000">
            <w:pPr>
              <w:widowControl w:val="0"/>
              <w:spacing w:line="240" w:lineRule="auto"/>
            </w:pPr>
            <w:r>
              <w:t xml:space="preserve">Producción de </w:t>
            </w:r>
            <w:r>
              <w:rPr>
                <w:b/>
              </w:rPr>
              <w:t>reseñas literarias</w:t>
            </w:r>
            <w:r>
              <w:t xml:space="preserve"> para el blog de la biblioteca a partir de los cuentos y novelas de migrantes que se leen: reseñas escritas y audiovisuales.</w:t>
            </w:r>
          </w:p>
          <w:p w14:paraId="00000085" w14:textId="77777777" w:rsidR="00064563" w:rsidRDefault="00000000">
            <w:pPr>
              <w:widowControl w:val="0"/>
              <w:spacing w:line="240" w:lineRule="auto"/>
              <w:rPr>
                <w:b/>
                <w:highlight w:val="red"/>
              </w:rPr>
            </w:pPr>
            <w:r>
              <w:rPr>
                <w:b/>
                <w:highlight w:val="red"/>
              </w:rPr>
              <w:t>A partir de la novela leída sobre “Barrio de tango”</w:t>
            </w:r>
          </w:p>
        </w:tc>
        <w:tc>
          <w:tcPr>
            <w:tcW w:w="34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8" w14:textId="77777777" w:rsidR="00064563" w:rsidRDefault="00000000">
            <w:pPr>
              <w:widowControl w:val="0"/>
              <w:spacing w:line="240" w:lineRule="auto"/>
            </w:pPr>
            <w:sdt>
              <w:sdtPr>
                <w:tag w:val="goog_rdk_6"/>
                <w:id w:val="1566838767"/>
              </w:sdtPr>
              <w:sdtContent>
                <w:commentRangeStart w:id="4"/>
              </w:sdtContent>
            </w:sdt>
            <w:r>
              <w:t>Lectura de noticias periodísticas y cartas de lectores sobre conflictos entre usuarios y un servicio público.</w:t>
            </w:r>
            <w:commentRangeEnd w:id="4"/>
            <w:r>
              <w:commentReference w:id="4"/>
            </w:r>
          </w:p>
          <w:p w14:paraId="00000089" w14:textId="77777777" w:rsidR="00064563" w:rsidRDefault="00000000">
            <w:pPr>
              <w:widowControl w:val="0"/>
              <w:spacing w:line="240" w:lineRule="auto"/>
            </w:pPr>
            <w:r>
              <w:t xml:space="preserve"> </w:t>
            </w:r>
          </w:p>
        </w:tc>
      </w:tr>
      <w:tr w:rsidR="00064563" w14:paraId="19A24042" w14:textId="77777777">
        <w:trPr>
          <w:trHeight w:val="420"/>
        </w:trPr>
        <w:tc>
          <w:tcPr>
            <w:tcW w:w="2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A" w14:textId="77777777" w:rsidR="00064563" w:rsidRDefault="00000000">
            <w:pPr>
              <w:widowControl w:val="0"/>
              <w:spacing w:line="240" w:lineRule="auto"/>
            </w:pPr>
            <w:r>
              <w:t xml:space="preserve">Situaciones de reflexión sobre el lenguaje en el marco de las modalidades de organización didáctica </w:t>
            </w:r>
          </w:p>
        </w:tc>
        <w:tc>
          <w:tcPr>
            <w:tcW w:w="11631" w:type="dxa"/>
            <w:gridSpan w:val="7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B" w14:textId="77777777" w:rsidR="00064563" w:rsidRDefault="00000000">
            <w:pPr>
              <w:widowControl w:val="0"/>
              <w:spacing w:line="240" w:lineRule="auto"/>
            </w:pPr>
            <w:r>
              <w:t xml:space="preserve">Reflexiones sobre el uso de conectores temporales y organizadores, formas de valorar las reseñas, puntuación y otros recursos de cohesión en los textos. </w:t>
            </w:r>
          </w:p>
          <w:p w14:paraId="0000008C" w14:textId="77777777" w:rsidR="00064563" w:rsidRDefault="00000000">
            <w:pPr>
              <w:widowControl w:val="0"/>
              <w:spacing w:line="240" w:lineRule="auto"/>
            </w:pPr>
            <w:r>
              <w:t xml:space="preserve">Sistematizaciones sobre convenciones de citas en las reseñas y otros textos que se producen. </w:t>
            </w:r>
          </w:p>
          <w:p w14:paraId="0000008D" w14:textId="77777777" w:rsidR="00064563" w:rsidRDefault="00000000">
            <w:pPr>
              <w:widowControl w:val="0"/>
              <w:spacing w:line="240" w:lineRule="auto"/>
            </w:pPr>
            <w:r>
              <w:t xml:space="preserve">Reflexiones sobre los titulares de prensa: organización semántica y sintáctica de los titulares en relación con la intencionalidad del mensaje. </w:t>
            </w:r>
          </w:p>
          <w:p w14:paraId="0000008E" w14:textId="77777777" w:rsidR="00064563" w:rsidRDefault="00000000">
            <w:pPr>
              <w:widowControl w:val="0"/>
              <w:spacing w:line="240" w:lineRule="auto"/>
            </w:pPr>
            <w:r>
              <w:t xml:space="preserve">Primeras sistematizaciones sobre los verbos en la frase y sobre la identificación de modificadores del verbo según su significado: semántica y sintaxis. </w:t>
            </w:r>
          </w:p>
          <w:p w14:paraId="0000008F" w14:textId="77777777" w:rsidR="00064563" w:rsidRDefault="00000000">
            <w:pPr>
              <w:widowControl w:val="0"/>
              <w:spacing w:line="240" w:lineRule="auto"/>
            </w:pPr>
            <w:r>
              <w:t xml:space="preserve">Reflexión sobre la escritura de prefijos, sufijos y afijos relacionados con temas de estudio: relaciones entre ortografía y morfología. Revisión de las reglas generales de </w:t>
            </w:r>
            <w:proofErr w:type="spellStart"/>
            <w:r>
              <w:t>tildación</w:t>
            </w:r>
            <w:proofErr w:type="spellEnd"/>
            <w:r>
              <w:t xml:space="preserve">, la tilde diacrítica y la </w:t>
            </w:r>
            <w:proofErr w:type="spellStart"/>
            <w:r>
              <w:t>tildación</w:t>
            </w:r>
            <w:proofErr w:type="spellEnd"/>
            <w:r>
              <w:t xml:space="preserve"> de interrogativos y exclamativos. Uso de estos conocimientos en la corrección de los textos</w:t>
            </w:r>
          </w:p>
          <w:p w14:paraId="00000090" w14:textId="77777777" w:rsidR="00064563" w:rsidRDefault="00000000">
            <w:pPr>
              <w:widowControl w:val="0"/>
              <w:spacing w:line="240" w:lineRule="auto"/>
            </w:pPr>
            <w:r>
              <w:lastRenderedPageBreak/>
              <w:t>Reflexiones sobre el uso de los tiempos verbales en textos instructivos:  del modo imperativo / lenguaje formal e informal.</w:t>
            </w:r>
          </w:p>
          <w:p w14:paraId="00000091" w14:textId="77777777" w:rsidR="000645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Sistematizaciones sobre el uso de los sustantivos, los adjetivos y otras clases de palabras en las frases nominales: Modificadores del sustantivo. </w:t>
            </w:r>
          </w:p>
        </w:tc>
      </w:tr>
      <w:tr w:rsidR="00064563" w14:paraId="0087D090" w14:textId="77777777">
        <w:trPr>
          <w:trHeight w:val="420"/>
        </w:trPr>
        <w:tc>
          <w:tcPr>
            <w:tcW w:w="2327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8" w14:textId="77777777" w:rsidR="00064563" w:rsidRDefault="00000000">
            <w:pPr>
              <w:widowControl w:val="0"/>
              <w:spacing w:line="240" w:lineRule="auto"/>
            </w:pPr>
            <w:r>
              <w:lastRenderedPageBreak/>
              <w:t xml:space="preserve">Situaciones para valorar y reflexionar sobre los progresos </w:t>
            </w:r>
          </w:p>
        </w:tc>
        <w:tc>
          <w:tcPr>
            <w:tcW w:w="2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9" w14:textId="77777777" w:rsidR="00064563" w:rsidRDefault="00000000">
            <w:pPr>
              <w:widowControl w:val="0"/>
              <w:spacing w:line="240" w:lineRule="auto"/>
            </w:pPr>
            <w:r>
              <w:t>Uso de estrategias de escritura para resumir temas de estudio. Adecuación de los textos a los conocimientos del destinatario y al tema de estudio.</w:t>
            </w:r>
          </w:p>
        </w:tc>
        <w:tc>
          <w:tcPr>
            <w:tcW w:w="4652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A" w14:textId="77777777" w:rsidR="00064563" w:rsidRDefault="00000000">
            <w:pPr>
              <w:widowControl w:val="0"/>
              <w:spacing w:line="240" w:lineRule="auto"/>
            </w:pPr>
            <w:r>
              <w:t>Escritura y lectura sobre reseñas trabajadas en clase. Adecuación al destinatario y al contexto de publicación, organización del texto, valoración del autor de la reseña, revisiones que se realizan en el texto para mejorarlo.</w:t>
            </w:r>
          </w:p>
        </w:tc>
        <w:tc>
          <w:tcPr>
            <w:tcW w:w="465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E" w14:textId="77777777" w:rsidR="00064563" w:rsidRDefault="00000000">
            <w:pPr>
              <w:widowControl w:val="0"/>
              <w:spacing w:line="240" w:lineRule="auto"/>
            </w:pPr>
            <w:r>
              <w:t>Lectura de notas periodísticas y cartas de lectores: reconocimiento de la presentación del tema, de la opinión de los autores y de algunos recursos para apoyar esa opinión: selección léxica, fuentes citadas o consultadas, ejemplos y anécdotas que se cuentan para sustentar la opinión o postura.</w:t>
            </w:r>
          </w:p>
        </w:tc>
      </w:tr>
      <w:tr w:rsidR="00064563" w14:paraId="7558DAB5" w14:textId="77777777">
        <w:trPr>
          <w:trHeight w:val="420"/>
        </w:trPr>
        <w:tc>
          <w:tcPr>
            <w:tcW w:w="232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0" w14:textId="77777777" w:rsidR="00064563" w:rsidRDefault="00064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1" w14:textId="77777777" w:rsidR="00064563" w:rsidRDefault="00064563">
            <w:pPr>
              <w:widowControl w:val="0"/>
              <w:spacing w:line="240" w:lineRule="auto"/>
            </w:pPr>
          </w:p>
        </w:tc>
        <w:tc>
          <w:tcPr>
            <w:tcW w:w="5826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2" w14:textId="77777777" w:rsidR="00064563" w:rsidRDefault="00000000">
            <w:pPr>
              <w:widowControl w:val="0"/>
              <w:spacing w:line="240" w:lineRule="auto"/>
            </w:pPr>
            <w:r>
              <w:t xml:space="preserve">Organización de las recomendaciones, inclusión de conocimientos de la obra, revisión de los textos pensando en los lectores. Ensayos de lectura en voz alta de cuentos para adecuar el ritmo y la gestualidad de la lectura al auditorio. Participación en todo el proceso de producción del folleto para promocionar la lectura del autor: escritura del texto, edición y presentación. </w:t>
            </w:r>
          </w:p>
        </w:tc>
        <w:tc>
          <w:tcPr>
            <w:tcW w:w="34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7" w14:textId="77777777" w:rsidR="00064563" w:rsidRDefault="00064563">
            <w:pPr>
              <w:widowControl w:val="0"/>
              <w:spacing w:line="240" w:lineRule="auto"/>
            </w:pPr>
          </w:p>
        </w:tc>
      </w:tr>
    </w:tbl>
    <w:p w14:paraId="000000A8" w14:textId="77777777" w:rsidR="00064563" w:rsidRDefault="00064563"/>
    <w:p w14:paraId="000000A9" w14:textId="77777777" w:rsidR="00064563" w:rsidRDefault="00000000">
      <w:pPr>
        <w:rPr>
          <w:u w:val="single"/>
        </w:rPr>
      </w:pPr>
      <w:r>
        <w:rPr>
          <w:u w:val="single"/>
        </w:rPr>
        <w:t>Bibliografía utilizada:</w:t>
      </w:r>
    </w:p>
    <w:p w14:paraId="000000AA" w14:textId="77777777" w:rsidR="00064563" w:rsidRDefault="00064563"/>
    <w:p w14:paraId="000000AB" w14:textId="77777777" w:rsidR="00064563" w:rsidRDefault="00000000">
      <w:pPr>
        <w:numPr>
          <w:ilvl w:val="0"/>
          <w:numId w:val="2"/>
        </w:numPr>
      </w:pPr>
      <w:r>
        <w:t xml:space="preserve">Diseño curricular para la escuela </w:t>
      </w:r>
      <w:proofErr w:type="gramStart"/>
      <w:r>
        <w:t>primaria :</w:t>
      </w:r>
      <w:proofErr w:type="gramEnd"/>
      <w:r>
        <w:t xml:space="preserve"> segundo ciclo de la escuela primaria : educación general básica / dirigido por Silvia Mendoza. - 1a ed. 1a </w:t>
      </w:r>
      <w:proofErr w:type="spellStart"/>
      <w:r>
        <w:t>reimp</w:t>
      </w:r>
      <w:proofErr w:type="spellEnd"/>
      <w:r>
        <w:t xml:space="preserve">. - Ciudad Autónoma de Buenos </w:t>
      </w:r>
      <w:proofErr w:type="gramStart"/>
      <w:r>
        <w:t>Aires :</w:t>
      </w:r>
      <w:proofErr w:type="gramEnd"/>
      <w:r>
        <w:t xml:space="preserve"> Ministerio de Educación del Gobierno de la Ciudad Autónoma de Buenos Aires, 2012.</w:t>
      </w:r>
    </w:p>
    <w:p w14:paraId="000000AC" w14:textId="77777777" w:rsidR="00064563" w:rsidRDefault="00000000">
      <w:pPr>
        <w:numPr>
          <w:ilvl w:val="0"/>
          <w:numId w:val="2"/>
        </w:numPr>
      </w:pPr>
      <w:r>
        <w:t>Cuadernillo ENTRE MAESTROS 2018 Plan trienal de capacitación docente para el Nivel Primario, 2018.</w:t>
      </w:r>
    </w:p>
    <w:p w14:paraId="000000AD" w14:textId="77777777" w:rsidR="00064563" w:rsidRDefault="00000000">
      <w:pPr>
        <w:numPr>
          <w:ilvl w:val="0"/>
          <w:numId w:val="2"/>
        </w:numPr>
      </w:pPr>
      <w:r>
        <w:t>Cuadernillo PENSAR LA ENSEÑANZA, ANTICIPAR LAS PRÁCTICAS MATERIAL DE TRABAJO ENTRE MAESTROS, 2017.</w:t>
      </w:r>
    </w:p>
    <w:p w14:paraId="000000AE" w14:textId="77777777" w:rsidR="00064563" w:rsidRDefault="00064563"/>
    <w:sectPr w:rsidR="00064563">
      <w:pgSz w:w="16838" w:h="11906" w:orient="landscape"/>
      <w:pgMar w:top="1133" w:right="1440" w:bottom="1133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Luciano Garritano" w:date="2022-02-15T03:57:00Z" w:initials="">
    <w:p w14:paraId="000000AF" w14:textId="77777777" w:rsidR="0006456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Secuencia de ciencia ficción. Producto final: Escritura de sinopsis para una película o libro.</w:t>
      </w:r>
    </w:p>
  </w:comment>
  <w:comment w:id="4" w:author="Luciano Garritano" w:date="2022-02-15T04:00:00Z" w:initials="">
    <w:p w14:paraId="000000B0" w14:textId="77777777" w:rsidR="0006456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Buscar cuáles son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AF" w15:done="0"/>
  <w15:commentEx w15:paraId="000000B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AF" w16cid:durableId="27A98CF0"/>
  <w16cid:commentId w16cid:paraId="000000B0" w16cid:durableId="27A98CE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CD727D"/>
    <w:multiLevelType w:val="multilevel"/>
    <w:tmpl w:val="DD64D482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85048A"/>
    <w:multiLevelType w:val="multilevel"/>
    <w:tmpl w:val="A96412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74363911">
    <w:abstractNumId w:val="1"/>
  </w:num>
  <w:num w:numId="2" w16cid:durableId="1320689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563"/>
    <w:rsid w:val="00064563"/>
    <w:rsid w:val="00CA4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B067B"/>
  <w15:docId w15:val="{12AA04B8-9C3E-43C7-8CA0-963290EA0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C2F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/>
    </w:r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ydqPcWNgc859nvQAQ3+oxaLezg==">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1468</Words>
  <Characters>8074</Characters>
  <Application>Microsoft Office Word</Application>
  <DocSecurity>0</DocSecurity>
  <Lines>67</Lines>
  <Paragraphs>19</Paragraphs>
  <ScaleCrop>false</ScaleCrop>
  <Company/>
  <LinksUpToDate>false</LinksUpToDate>
  <CharactersWithSpaces>9523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Luciano Garritano</dc:creator>
  <cp:lastModifiedBy>Luciano Garritano</cp:lastModifiedBy>
  <cp:revision>2</cp:revision>
  <dcterms:created xsi:type="dcterms:W3CDTF">2023-03-01T11:37:00Z</dcterms:created>
  <dcterms:modified xsi:type="dcterms:W3CDTF">2023-03-01T11:37:00Z</dcterms:modified>
</cp:coreProperties>
</file>