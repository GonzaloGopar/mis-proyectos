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Nombre: LAUTARO MENDOZA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Nombre: MARIA JOSE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Me presento, soy la espada de San Martín, todos decían que era un hombre hermoso, erguido, alto, de piel morena bien proporcionado, su cabeza no era grande, tenía cejas tupidas y nariz prominente.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Hablaba muy bien el castellano y el francés, era culto, cortés, y con todo su aspecto sumamente militar.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A sus 11 años empezó</w:t>
      </w:r>
      <w:sdt>
        <w:sdtPr>
          <w:tag w:val="goog_rdk_0"/>
        </w:sdtPr>
        <w:sdtContent>
          <w:ins w:author="MARIA RODRIGUEZ GONZALEZ" w:id="0" w:date="2023-08-30T12:16:27Z">
            <w:r w:rsidDel="00000000" w:rsidR="00000000" w:rsidRPr="00000000">
              <w:rPr>
                <w:rtl w:val="0"/>
              </w:rPr>
              <w:t xml:space="preserve"> </w:t>
            </w:r>
          </w:ins>
        </w:sdtContent>
      </w:sdt>
      <w:r w:rsidDel="00000000" w:rsidR="00000000" w:rsidRPr="00000000">
        <w:rPr>
          <w:rtl w:val="0"/>
        </w:rPr>
        <w:t xml:space="preserve"> su formación militar, era un chico muy destacado a la edad de 15 - ¡Sí como escucharon a los 15 años! Para muchos es una edad muy corta y mal visto que un nene vaya a una guerra siendo tan pequeño pero para esa época no estaba mal visto. La primera guerra que se enfrentó fue entre España y Francia, igual no piensen que hacía un trabajo muy grande, el joven San Martin solo llevaba la correspondencia.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Al chico le gustaba practicar tiro también jugar al ajedrez y eso lo ayudaba a pensar estrategias, su inteligencia era privilegiada también era un buen político, observador con un liderazgo y tacto exquisito.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San Martin se enamoró a primera vista de una joven llamada Remedios de escalada, con quien tuvo una hermosa hija llamada Mercedes Tomasa de San Martín y Escalada.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Me desenvaino varias veces, para tomar el mando del ejército que dirigía con mucho orgullo y para defender a su patria que tanto amaba, él era una persona justa que quería el bien de todos y todas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Así como lo ven, él liberó a tres países entre ellos estaba Chile Perú y Argentina de la corona española, a él le gustaba  que todas las personas tengan los mismos derecho así como lo ven de temible a San Martín no se le escapaba ninguna “mala palabra”, era valiente y una persona que nunca se rendía hasta conseguir su propósito, todos dicen que es una buena porque liberó a sudamérica y también porque fue una persona muy luchadora, la gente lo veía una figura heroica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1080135</wp:posOffset>
            </wp:positionH>
            <wp:positionV relativeFrom="page">
              <wp:posOffset>7170310</wp:posOffset>
            </wp:positionV>
            <wp:extent cx="1459318" cy="2657793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9318" cy="26577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pOyLNLjopkIk73N/dkgKX7y2g==">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2023-08-28T11:36:00Z</dcterms:created>
  <dc:creator>Invitado</dc:creator>
</cp:coreProperties>
</file>