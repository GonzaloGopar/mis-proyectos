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390" w:lineRule="auto"/>
        <w:ind w:left="0" w:firstLine="0"/>
        <w:rPr/>
      </w:pPr>
      <w:r w:rsidDel="00000000" w:rsidR="00000000" w:rsidRPr="00000000">
        <w:rPr>
          <w:rtl w:val="0"/>
        </w:rPr>
      </w:r>
    </w:p>
    <w:p w:rsidR="00000000" w:rsidDel="00000000" w:rsidP="00000000" w:rsidRDefault="00000000" w:rsidRPr="00000000" w14:paraId="00000002">
      <w:pPr>
        <w:shd w:fill="ffffff" w:val="clear"/>
        <w:spacing w:after="390" w:lineRule="auto"/>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DESCRIPCIÓN DE LA VIDA MIlitar de San Martín</w:t>
      </w:r>
    </w:p>
    <w:p w:rsidR="00000000" w:rsidDel="00000000" w:rsidP="00000000" w:rsidRDefault="00000000" w:rsidRPr="00000000" w14:paraId="00000003">
      <w:pPr>
        <w:shd w:fill="ffffff" w:val="clear"/>
        <w:spacing w:after="390" w:line="240" w:lineRule="auto"/>
        <w:jc w:val="both"/>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José Francisco de San Martín nació en Yapeyú, hoy provincia de Corrientes, un 25 de febrero de 1778. </w:t>
      </w:r>
    </w:p>
    <w:p w:rsidR="00000000" w:rsidDel="00000000" w:rsidP="00000000" w:rsidRDefault="00000000" w:rsidRPr="00000000" w14:paraId="00000004">
      <w:pPr>
        <w:shd w:fill="ffffff" w:val="clear"/>
        <w:spacing w:after="390" w:line="240" w:lineRule="auto"/>
        <w:jc w:val="both"/>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  Cuentan que de grande Don José se hacía tiempo también para la diversión y poco a poco fue tenido en cuenta en las selectas listas de invitados de las tertulias porteñas. Por allí pasó Don José y surgió el romance con Remedios. Poco después, el 12 de noviembre de 1812,  se casaron cuando él tenía 34 y ella 15 años. </w:t>
      </w:r>
      <w:r w:rsidDel="00000000" w:rsidR="00000000" w:rsidRPr="00000000">
        <w:rPr>
          <w:rFonts w:ascii="Verdana" w:cs="Verdana" w:eastAsia="Verdana" w:hAnsi="Verdana"/>
          <w:color w:val="222222"/>
          <w:sz w:val="27"/>
          <w:szCs w:val="27"/>
          <w:rtl w:val="0"/>
        </w:rPr>
        <w:t xml:space="preserve">El 16 de </w:t>
      </w:r>
      <w:sdt>
        <w:sdtPr>
          <w:tag w:val="goog_rdk_0"/>
        </w:sdtPr>
        <w:sdtContent>
          <w:del w:author="MAYCOL SANTINO BALBIN" w:id="0" w:date="2023-08-30T12:03:00Z">
            <w:r w:rsidDel="00000000" w:rsidR="00000000" w:rsidRPr="00000000">
              <w:rPr>
                <w:rFonts w:ascii="Verdana" w:cs="Verdana" w:eastAsia="Verdana" w:hAnsi="Verdana"/>
                <w:color w:val="222222"/>
                <w:sz w:val="27"/>
                <w:szCs w:val="27"/>
                <w:rtl w:val="0"/>
              </w:rPr>
              <w:delText xml:space="preserve">a</w:delText>
            </w:r>
          </w:del>
        </w:sdtContent>
      </w:sdt>
      <w:r w:rsidDel="00000000" w:rsidR="00000000" w:rsidRPr="00000000">
        <w:rPr>
          <w:rFonts w:ascii="Verdana" w:cs="Verdana" w:eastAsia="Verdana" w:hAnsi="Verdana"/>
          <w:color w:val="222222"/>
          <w:sz w:val="27"/>
          <w:szCs w:val="27"/>
          <w:rtl w:val="0"/>
        </w:rPr>
        <w:t xml:space="preserve">agosto de 1816, nació Mercedes Tomasa de San Martín, la única hija de la pareja. A principios de 1817 comenzó el heroico cruce de los Andes.</w:t>
      </w:r>
    </w:p>
    <w:p w:rsidR="00000000" w:rsidDel="00000000" w:rsidP="00000000" w:rsidRDefault="00000000" w:rsidRPr="00000000" w14:paraId="00000005">
      <w:pPr>
        <w:shd w:fill="ffffff" w:val="clear"/>
        <w:spacing w:after="390" w:line="240" w:lineRule="auto"/>
        <w:jc w:val="both"/>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Una de sus preocupaciones era lograr la declaración de nuestra independencia, algunos de sus pensamientos  quedaron plasmados en nuestra historia “</w:t>
      </w:r>
      <w:r w:rsidDel="00000000" w:rsidR="00000000" w:rsidRPr="00000000">
        <w:rPr>
          <w:rFonts w:ascii="Verdana" w:cs="Verdana" w:eastAsia="Verdana" w:hAnsi="Verdana"/>
          <w:i w:val="1"/>
          <w:color w:val="222222"/>
          <w:sz w:val="27"/>
          <w:szCs w:val="27"/>
          <w:rtl w:val="0"/>
        </w:rPr>
        <w:t xml:space="preserve">Seamos libres y lo demás no importa</w:t>
      </w:r>
      <w:r w:rsidDel="00000000" w:rsidR="00000000" w:rsidRPr="00000000">
        <w:rPr>
          <w:rFonts w:ascii="Verdana" w:cs="Verdana" w:eastAsia="Verdana" w:hAnsi="Verdana"/>
          <w:color w:val="222222"/>
          <w:sz w:val="27"/>
          <w:szCs w:val="27"/>
          <w:rtl w:val="0"/>
        </w:rPr>
        <w:t xml:space="preserve">”. Compañeros, juremos no dejar las armas de la mano hasta ver el país enteramente libre, o morir con ellas como hombres de coraje.».</w:t>
      </w:r>
    </w:p>
    <w:p w:rsidR="00000000" w:rsidDel="00000000" w:rsidP="00000000" w:rsidRDefault="00000000" w:rsidRPr="00000000" w14:paraId="00000006">
      <w:pPr>
        <w:shd w:fill="ffffff" w:val="clear"/>
        <w:spacing w:after="390" w:line="240" w:lineRule="auto"/>
        <w:jc w:val="both"/>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Durante muchos tramos San Martín debió ser trasladado en camilla debido a los terribles dolores provocados por la úlcera.</w:t>
      </w:r>
    </w:p>
    <w:p w:rsidR="00000000" w:rsidDel="00000000" w:rsidP="00000000" w:rsidRDefault="00000000" w:rsidRPr="00000000" w14:paraId="00000007">
      <w:pPr>
        <w:shd w:fill="ffffff" w:val="clear"/>
        <w:spacing w:after="390" w:line="240" w:lineRule="auto"/>
        <w:jc w:val="both"/>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A poco de cruzar los Andes, el 12 de febrero de 1817, las fuerzas patriotas derrotaron a los españoles en la cuesta de Chacabuco, iniciando de esa forma la independencia de Chile. El 19 de marzo del año siguiente las fuerzas patriotas sufrieron una derrota en Cancha Rayada. Afortunadamente el General Las Heras logró salvar a su cuerpo y en base a estos hombres pudo reorganizarse un ejército de 5.000 hombres y vencer definitivamente a los realistas en Maipú el 5 de abril de 1818.</w:t>
      </w:r>
    </w:p>
    <w:p w:rsidR="00000000" w:rsidDel="00000000" w:rsidP="00000000" w:rsidRDefault="00000000" w:rsidRPr="00000000" w14:paraId="00000008">
      <w:pPr>
        <w:shd w:fill="ffffff" w:val="clear"/>
        <w:spacing w:after="390" w:line="240" w:lineRule="auto"/>
        <w:rPr>
          <w:rFonts w:ascii="Verdana" w:cs="Verdana" w:eastAsia="Verdana" w:hAnsi="Verdana"/>
          <w:color w:val="222222"/>
          <w:sz w:val="27"/>
          <w:szCs w:val="27"/>
        </w:rPr>
      </w:pPr>
      <w:r w:rsidDel="00000000" w:rsidR="00000000" w:rsidRPr="00000000">
        <w:rPr>
          <w:rtl w:val="0"/>
        </w:rPr>
      </w:r>
    </w:p>
    <w:p w:rsidR="00000000" w:rsidDel="00000000" w:rsidP="00000000" w:rsidRDefault="00000000" w:rsidRPr="00000000" w14:paraId="00000009">
      <w:pPr>
        <w:shd w:fill="ffffff" w:val="clear"/>
        <w:spacing w:after="390" w:line="240" w:lineRule="auto"/>
        <w:rPr>
          <w:rFonts w:ascii="Verdana" w:cs="Verdana" w:eastAsia="Verdana" w:hAnsi="Verdana"/>
          <w:color w:val="222222"/>
          <w:sz w:val="27"/>
          <w:szCs w:val="27"/>
        </w:rPr>
      </w:pPr>
      <w:r w:rsidDel="00000000" w:rsidR="00000000" w:rsidRPr="00000000">
        <w:rPr>
          <w:rtl w:val="0"/>
        </w:rPr>
      </w:r>
    </w:p>
    <w:p w:rsidR="00000000" w:rsidDel="00000000" w:rsidP="00000000" w:rsidRDefault="00000000" w:rsidRPr="00000000" w14:paraId="0000000A">
      <w:pPr>
        <w:shd w:fill="ffffff" w:val="clear"/>
        <w:spacing w:after="390" w:line="240" w:lineRule="auto"/>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Pocos días después de Maipú, San Martín volvió a cruzar la cordillera rumbo a Buenos Aires para solicitar ayuda al gobierno del Directorio para la última etapa de su campaña libertadora:Mientras tanto, en Buenos Aires las cosas se complican. Pueyrredón propicia la invasión portuguesa de la Banda Oriental para combatir a Artigas y le ordena a San Martín que baje con su ejército y encabece la represión de los orientales. San Martín se niega y le aclara que «el general San Martín jamás desenvainará su espada para derramar sangre de hermanos».</w:t>
      </w:r>
    </w:p>
    <w:p w:rsidR="00000000" w:rsidDel="00000000" w:rsidP="00000000" w:rsidRDefault="00000000" w:rsidRPr="00000000" w14:paraId="0000000B">
      <w:pPr>
        <w:shd w:fill="ffffff" w:val="clear"/>
        <w:spacing w:after="390" w:line="240" w:lineRule="auto"/>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El 20 de agosto de 1820 partió desde el puerto chileno de Valparaíso la expedición libertadora. El 28 de julio de 1821 San Martín declaró la independencia del Perú.San Martín abolió la esclavitud, garantizó la libertad de imprenta y de culto, creó escuelas y la biblioteca pública de Lima. </w:t>
      </w:r>
    </w:p>
    <w:p w:rsidR="00000000" w:rsidDel="00000000" w:rsidP="00000000" w:rsidRDefault="00000000" w:rsidRPr="00000000" w14:paraId="0000000C">
      <w:pPr>
        <w:shd w:fill="ffffff" w:val="clear"/>
        <w:spacing w:after="390" w:line="240" w:lineRule="auto"/>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Partió luego rumbo a Chile donde permaneció hasta enero de 1823. Cruzó por última vez los Andes, estuvo unos días en Mendoza y pidió autorización para entrar en Buenos Aires para poder ver a su esposa, que estaba gravemente enferma. Rivadavia, ministro de gobierno del gobernador Martín Rodríguez, le negó el permiso argumentando que no estaban dadas las condiciones de seguridad para que San Martín entrara a la ciudad. En realidad Rivadavia, que siempre le había negado cualquier tipo de ayuda a San Martín, temía que el general entrase en contacto con los federales del Litoral. El gobernador de Santa Fe, Estanislao López, le envió una carta advirtiéndole que el gobierno de Buenos Aires esperaba su llegada para someterlo a un juicio por haber desobedecido las órdenes de reprimir a los federales y le ofreció marchar con sus tropas sobre Buenos Aires si se llegara a producir tan absurdo e injusto juicio. San Martín le agradeció a López su advertencia pero le dijo que no quería más derramamiento de sangre. Ante el agravamiento de la salud de Remedios, pese a las amenazas, San Martín decidió viajar igual a Buenos Aires pero lamentablemente llegó tarde. Su esposa ya había muerto sin que él pudiera compartir al menos sus últimos momentos. Difamado y amenazado por el gobierno unitario, San Martín decidió abandonar el país en compañía de su pequeña hija Mercedes rumbo a Europa. Merceditas tenía siete años y recién ahora conocería de verdad a su padre. San Martín comenta en una carta a su entrañable amigo Tomás Guido: «Cada día me felicito más y más de mí decisión de haberla conducido a Mercedes conmigo a Europa y arrancado del lado de doña Tomasa (su suegra). Esta amable señora con el excesivo cariño que le tenía me la había resabiado, como dicen los paisanos, en términos que era un diablotín…». En 1825 redacta las famosas máximas, una serie de recomendaciones para su educación en caso de que él no estuviera a su lado. Allí le aconseja el amor a la verdad, la tolerancia religiosa, la solidaridad y la dulzura con los pobres, criados y ancianos; amor al aseo y desprecio al lujo. Tras pasar brevemente por Londres, San Martín y su hijita se instalaron en Bruselas. En 1824 pasan a París para que Mercedes complete sus estudios.</w:t>
      </w:r>
    </w:p>
    <w:p w:rsidR="00000000" w:rsidDel="00000000" w:rsidP="00000000" w:rsidRDefault="00000000" w:rsidRPr="00000000" w14:paraId="0000000D">
      <w:pPr>
        <w:shd w:fill="ffffff" w:val="clear"/>
        <w:spacing w:after="390" w:line="240" w:lineRule="auto"/>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San Martín atravesaba en Europa una difícil situación económica. Del gobierno argentino no podía esperar nada y ni el Perú ni Chile le pagaban regularmente los sueldos que le correspondían como general retirado. Vivía de la escasa renta que le producía el alquiler de una casa en Buenos Aires y de la ayuda de algunos amigos, como el banquero Alejandro Aguado que lo ayudó para poder comprar su casa de Grand Bourg.</w:t>
      </w:r>
    </w:p>
    <w:p w:rsidR="00000000" w:rsidDel="00000000" w:rsidP="00000000" w:rsidRDefault="00000000" w:rsidRPr="00000000" w14:paraId="0000000E">
      <w:pPr>
        <w:shd w:fill="ffffff" w:val="clear"/>
        <w:spacing w:after="390" w:line="240" w:lineRule="auto"/>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Pero el general seguía interesado e inquieto por la situación de su país. En febrero de 1829 llega al puerto de Buenos Aires pero no desembarca. Se entera del derrocamiento del gobernador Dorrego y de su trágico fusilamiento a manos de los unitarios de Lavalle. Muchos oficiales le envían cartas a su barco y lo van a visitar con la intención de que se haga cargo del poder. San Martín se niega porque piensa que tome el partido que tome tendrá que derramar sangre argentina y no está dispuesto a eso. Triste y decepcionado decide regresar. Pasa unos meses en Montevideo y finalmente retorna a Francia. En 1832 una epidemia de cólera asoló Francia. San Martín y su hija Mercedes, fueron afectados por esa grave enfermedad. Los trató un médico argentino, Mariano Balcarce, hijo de un viejo amigo y camarada de armas de San Martín, el general Antonio Balcarce, vencedor de Suipacha. Mariano atendió durante meses a los San Martín, aunque podría decirse que sobre todo prestó mucha atención a Mercedes. Pero la cosa fue mutua y el 13 de diciembre de 1832 Mariano Balcarce y Mercedes de San Martín se casaron y se fueron de luna de miel a Buenos Aires.</w:t>
      </w:r>
    </w:p>
    <w:p w:rsidR="00000000" w:rsidDel="00000000" w:rsidP="00000000" w:rsidRDefault="00000000" w:rsidRPr="00000000" w14:paraId="0000000F">
      <w:pPr>
        <w:shd w:fill="ffffff" w:val="clear"/>
        <w:spacing w:after="390" w:line="240" w:lineRule="auto"/>
        <w:rPr>
          <w:rFonts w:ascii="Verdana" w:cs="Verdana" w:eastAsia="Verdana" w:hAnsi="Verdana"/>
          <w:color w:val="222222"/>
          <w:sz w:val="27"/>
          <w:szCs w:val="27"/>
        </w:rPr>
      </w:pPr>
      <w:r w:rsidDel="00000000" w:rsidR="00000000" w:rsidRPr="00000000">
        <w:rPr>
          <w:rFonts w:ascii="Verdana" w:cs="Verdana" w:eastAsia="Verdana" w:hAnsi="Verdana"/>
          <w:color w:val="222222"/>
          <w:sz w:val="27"/>
          <w:szCs w:val="27"/>
          <w:rtl w:val="0"/>
        </w:rPr>
        <w:t xml:space="preserve">En 1838, durante el gobierno de Rosas, los franceses bloquearon el puerto de Buenos Aires. Inmediatamente José de San Martín le escribió a don Juan Manuel ofreciéndole sus servicios militares. San Martín para ese entonces estaba muy enfermo. Sufría asma, reuma, úlceras y estaba casi ciego. Su estado de salud se fue agravando hasta que falleció el 17 de agosto de 1850. En su testamento pedía que su sable fuera entregado a Rosas «por la firmeza con que sostuvo el honor de la república contra las injustas pretensiones de los extranjeros que trataban de humillarla» y que su corazón descansara en Buenos Aires.</w:t>
      </w:r>
    </w:p>
    <w:p w:rsidR="00000000" w:rsidDel="00000000" w:rsidP="00000000" w:rsidRDefault="00000000" w:rsidRPr="00000000" w14:paraId="00000010">
      <w:pPr>
        <w:shd w:fill="ffffff" w:val="clear"/>
        <w:spacing w:after="390" w:lineRule="auto"/>
        <w:rPr>
          <w:rFonts w:ascii="Verdana" w:cs="Verdana" w:eastAsia="Verdana" w:hAnsi="Verdana"/>
          <w:color w:val="222222"/>
          <w:sz w:val="27"/>
          <w:szCs w:val="27"/>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0C3E17"/>
    <w:pPr>
      <w:spacing w:after="100" w:afterAutospacing="1" w:before="100" w:beforeAutospacing="1" w:line="240" w:lineRule="auto"/>
    </w:pPr>
    <w:rPr>
      <w:rFonts w:ascii="Times New Roman" w:cs="Times New Roman" w:eastAsia="Times New Roman" w:hAnsi="Times New Roman"/>
      <w:sz w:val="24"/>
      <w:szCs w:val="24"/>
      <w:lang w:eastAsia="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4+ulYW7ecTRFalXLE/TR6fWKw==">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2023-08-28T12:54:00Z</dcterms:created>
  <dc:creator>Invitado</dc:creator>
</cp:coreProperties>
</file>